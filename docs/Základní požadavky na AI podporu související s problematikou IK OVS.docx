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E070C" w14:textId="65D53DA7" w:rsidR="00AC35FF" w:rsidRPr="00AC35FF" w:rsidRDefault="00AC35FF" w:rsidP="00AC35FF">
      <w:r w:rsidRPr="00AC35FF">
        <w:rPr>
          <w:b/>
          <w:bCs/>
        </w:rPr>
        <w:t>1. SUMARIZACE POŽADAVKŮ NA SPECIALIZOVANÉHO ASISTENTA</w:t>
      </w:r>
      <w:ins w:id="0" w:author="Trejdl Václav" w:date="2025-09-30T14:10:00Z" w16du:dateUtc="2025-09-30T12:10:00Z">
        <w:r w:rsidR="009942C1">
          <w:rPr>
            <w:b/>
            <w:bCs/>
          </w:rPr>
          <w:t xml:space="preserve"> DLOUHODOBÉHO ŘÍZENÍ</w:t>
        </w:r>
      </w:ins>
    </w:p>
    <w:p w14:paraId="64F13FE2" w14:textId="77777777" w:rsidR="00AC35FF" w:rsidRPr="00AC35FF" w:rsidRDefault="00AC35FF" w:rsidP="00AC35FF">
      <w:r w:rsidRPr="00AC35FF">
        <w:rPr>
          <w:b/>
          <w:bCs/>
        </w:rPr>
        <w:t>„Správce znalostní báze pro Architekturu eGovernmentu ČR“</w:t>
      </w:r>
    </w:p>
    <w:p w14:paraId="162CA9EE" w14:textId="77777777" w:rsidR="00AC35FF" w:rsidRPr="00AC35FF" w:rsidRDefault="00AC35FF" w:rsidP="00AC35FF">
      <w:r w:rsidRPr="00AC35FF">
        <w:rPr>
          <w:b/>
          <w:bCs/>
        </w:rPr>
        <w:t>A. Funkční požadavky</w:t>
      </w:r>
    </w:p>
    <w:p w14:paraId="4A7FC75B" w14:textId="77777777" w:rsidR="00AC35FF" w:rsidRPr="00AC35FF" w:rsidRDefault="00AC35FF" w:rsidP="00AC35FF">
      <w:pPr>
        <w:numPr>
          <w:ilvl w:val="0"/>
          <w:numId w:val="2"/>
        </w:numPr>
      </w:pPr>
      <w:r w:rsidRPr="00AC35FF">
        <w:rPr>
          <w:b/>
          <w:bCs/>
        </w:rPr>
        <w:t>Pravidelný audit znalostní báze (manuálně i automaticky):</w:t>
      </w:r>
    </w:p>
    <w:p w14:paraId="230FDB3B" w14:textId="77777777" w:rsidR="00AC35FF" w:rsidRPr="00AC35FF" w:rsidRDefault="00AC35FF" w:rsidP="00AC35FF">
      <w:pPr>
        <w:numPr>
          <w:ilvl w:val="1"/>
          <w:numId w:val="2"/>
        </w:numPr>
      </w:pPr>
      <w:r w:rsidRPr="00AC35FF">
        <w:t>Provádí systematickou kontrolu úplnosti a aktuálnosti znalostní báze (zejména podle struktury MŘICT, NAP, NAR, IKČR).</w:t>
      </w:r>
    </w:p>
    <w:p w14:paraId="325A32DD" w14:textId="77777777" w:rsidR="00AC35FF" w:rsidRPr="00AC35FF" w:rsidRDefault="00AC35FF" w:rsidP="00AC35FF">
      <w:pPr>
        <w:numPr>
          <w:ilvl w:val="1"/>
          <w:numId w:val="2"/>
        </w:numPr>
      </w:pPr>
      <w:r w:rsidRPr="00AC35FF">
        <w:t>Identifikuje neúplné, chybějící nebo zastaralé oblasti (včetně těch, které mají být teprve doplněny v příštím vydání, nebo čekají na projednání).</w:t>
      </w:r>
    </w:p>
    <w:p w14:paraId="44258A0E" w14:textId="1E3E8A5C" w:rsidR="002F728B" w:rsidRPr="00AC35FF" w:rsidRDefault="00AC35FF" w:rsidP="002F728B">
      <w:pPr>
        <w:numPr>
          <w:ilvl w:val="0"/>
          <w:numId w:val="2"/>
        </w:numPr>
      </w:pPr>
      <w:r w:rsidRPr="00AC35FF">
        <w:rPr>
          <w:b/>
          <w:bCs/>
        </w:rPr>
        <w:t>Návrhy konkrétních textů k</w:t>
      </w:r>
      <w:r w:rsidR="002F728B">
        <w:rPr>
          <w:b/>
          <w:bCs/>
        </w:rPr>
        <w:t> </w:t>
      </w:r>
      <w:r w:rsidRPr="00AC35FF">
        <w:rPr>
          <w:b/>
          <w:bCs/>
        </w:rPr>
        <w:t>doplnění</w:t>
      </w:r>
      <w:r w:rsidR="002F728B">
        <w:rPr>
          <w:b/>
          <w:bCs/>
        </w:rPr>
        <w:t>, s</w:t>
      </w:r>
      <w:r w:rsidR="002F728B" w:rsidRPr="00AC35FF">
        <w:rPr>
          <w:b/>
          <w:bCs/>
        </w:rPr>
        <w:t>dílení příkladů dobré praxe a metodických zdrojů:</w:t>
      </w:r>
    </w:p>
    <w:p w14:paraId="3722A768" w14:textId="0CDF3422" w:rsidR="00AC35FF" w:rsidRPr="00AC35FF" w:rsidRDefault="00AC35FF" w:rsidP="00AC35FF">
      <w:pPr>
        <w:numPr>
          <w:ilvl w:val="1"/>
          <w:numId w:val="2"/>
        </w:numPr>
      </w:pPr>
      <w:r w:rsidRPr="00AC35FF">
        <w:t>V případě neúplnosti navrhuje konkrétní znění textu, doporučuje vzory formulací, návrhy popisů a opatření (například pro popis nesouladu s</w:t>
      </w:r>
      <w:r w:rsidR="002F728B">
        <w:t> </w:t>
      </w:r>
      <w:r w:rsidRPr="00AC35FF">
        <w:t>legislativou</w:t>
      </w:r>
      <w:r w:rsidR="002F728B">
        <w:t xml:space="preserve"> ČR</w:t>
      </w:r>
      <w:r w:rsidRPr="00AC35FF">
        <w:t>).</w:t>
      </w:r>
    </w:p>
    <w:p w14:paraId="25285ACC" w14:textId="77777777" w:rsidR="00AC35FF" w:rsidRPr="00AC35FF" w:rsidRDefault="00AC35FF" w:rsidP="00AC35FF">
      <w:pPr>
        <w:numPr>
          <w:ilvl w:val="1"/>
          <w:numId w:val="2"/>
        </w:numPr>
      </w:pPr>
      <w:r w:rsidRPr="00AC35FF">
        <w:t>Vyhledává a doporučuje příklady nejlepší praxe z ČR i zahraničí (například Estonsko, Finsko, Dánsko, GOV.UK, Singapore GovTech).</w:t>
      </w:r>
    </w:p>
    <w:p w14:paraId="1830158F" w14:textId="77777777" w:rsidR="00AC35FF" w:rsidRPr="00AC35FF" w:rsidRDefault="00AC35FF" w:rsidP="00AC35FF">
      <w:pPr>
        <w:numPr>
          <w:ilvl w:val="1"/>
          <w:numId w:val="2"/>
        </w:numPr>
      </w:pPr>
      <w:r w:rsidRPr="00AC35FF">
        <w:t>Navrhuje začlenění metodických výtahů z ITIL4, COBIT, IT4IT, relevantních ISO norem atd.</w:t>
      </w:r>
    </w:p>
    <w:p w14:paraId="07B7D370" w14:textId="77777777" w:rsidR="00AC35FF" w:rsidRPr="00AC35FF" w:rsidRDefault="00AC35FF" w:rsidP="00AC35FF">
      <w:pPr>
        <w:numPr>
          <w:ilvl w:val="1"/>
          <w:numId w:val="2"/>
        </w:numPr>
      </w:pPr>
      <w:r w:rsidRPr="00AC35FF">
        <w:t>Poskytuje odkazy na zdroje, příručky a související vysvětlení (např. srovnání rámců, komentáře k aplikaci normy na české prostředí).</w:t>
      </w:r>
    </w:p>
    <w:p w14:paraId="323723EA" w14:textId="77777777" w:rsidR="00AC35FF" w:rsidRPr="00AC35FF" w:rsidRDefault="00AC35FF" w:rsidP="00AC35FF">
      <w:pPr>
        <w:numPr>
          <w:ilvl w:val="0"/>
          <w:numId w:val="2"/>
        </w:numPr>
      </w:pPr>
      <w:r w:rsidRPr="00AC35FF">
        <w:rPr>
          <w:b/>
          <w:bCs/>
        </w:rPr>
        <w:t>Transparentní evidence neúplnosti:</w:t>
      </w:r>
    </w:p>
    <w:p w14:paraId="086992A4" w14:textId="77777777" w:rsidR="00AC35FF" w:rsidRPr="00AC35FF" w:rsidRDefault="00AC35FF" w:rsidP="00AC35FF">
      <w:pPr>
        <w:numPr>
          <w:ilvl w:val="1"/>
          <w:numId w:val="2"/>
        </w:numPr>
      </w:pPr>
      <w:r w:rsidRPr="00AC35FF">
        <w:t>Každou chybějící část označí s informací o důvodu, doporučením k doplnění a navrženým dalším postupem („bude doplněno po projednání s odbornou veřejností...“).</w:t>
      </w:r>
    </w:p>
    <w:p w14:paraId="552B4DC2" w14:textId="77777777" w:rsidR="00AC35FF" w:rsidRPr="00AC35FF" w:rsidRDefault="00AC35FF" w:rsidP="00AC35FF">
      <w:pPr>
        <w:numPr>
          <w:ilvl w:val="0"/>
          <w:numId w:val="2"/>
        </w:numPr>
      </w:pPr>
      <w:r w:rsidRPr="00AC35FF">
        <w:rPr>
          <w:b/>
          <w:bCs/>
        </w:rPr>
        <w:t>Vkládání a evidence podnětů:</w:t>
      </w:r>
    </w:p>
    <w:p w14:paraId="7952DD72" w14:textId="77777777" w:rsidR="00AC35FF" w:rsidRPr="00AC35FF" w:rsidRDefault="00AC35FF" w:rsidP="00AC35FF">
      <w:pPr>
        <w:numPr>
          <w:ilvl w:val="1"/>
          <w:numId w:val="2"/>
        </w:numPr>
      </w:pPr>
      <w:r w:rsidRPr="00AC35FF">
        <w:t>Umožňuje správci vkládat podněty, poznámky a požadavky na doplnění nebo aktualizaci obsahu.</w:t>
      </w:r>
    </w:p>
    <w:p w14:paraId="7B0653AC" w14:textId="77777777" w:rsidR="00AC35FF" w:rsidRPr="00AC35FF" w:rsidRDefault="00AC35FF" w:rsidP="00AC35FF">
      <w:pPr>
        <w:numPr>
          <w:ilvl w:val="1"/>
          <w:numId w:val="2"/>
        </w:numPr>
      </w:pPr>
      <w:r w:rsidRPr="00AC35FF">
        <w:t>Uchovává historii změn, loguje návrhy a jejich řešení.</w:t>
      </w:r>
    </w:p>
    <w:p w14:paraId="3CC4F807" w14:textId="77777777" w:rsidR="00AC35FF" w:rsidRPr="00AC35FF" w:rsidRDefault="00AC35FF" w:rsidP="00AC35FF">
      <w:pPr>
        <w:numPr>
          <w:ilvl w:val="0"/>
          <w:numId w:val="2"/>
        </w:numPr>
      </w:pPr>
      <w:r w:rsidRPr="00AC35FF">
        <w:rPr>
          <w:b/>
          <w:bCs/>
        </w:rPr>
        <w:t>Reportování a zpětná vazba:</w:t>
      </w:r>
    </w:p>
    <w:p w14:paraId="6B6BF8D6" w14:textId="77777777" w:rsidR="00AC35FF" w:rsidRPr="00AC35FF" w:rsidRDefault="00AC35FF" w:rsidP="00AC35FF">
      <w:pPr>
        <w:numPr>
          <w:ilvl w:val="1"/>
          <w:numId w:val="2"/>
        </w:numPr>
      </w:pPr>
      <w:r w:rsidRPr="00AC35FF">
        <w:t>Generuje pravidelné reporty o stavu znalostní báze, seznam neúplných oblastí, návrhy textů a doporučení na další doplnění.</w:t>
      </w:r>
    </w:p>
    <w:p w14:paraId="283610D8" w14:textId="77777777" w:rsidR="00AC35FF" w:rsidRPr="00AC35FF" w:rsidRDefault="00AC35FF" w:rsidP="00AC35FF">
      <w:pPr>
        <w:numPr>
          <w:ilvl w:val="1"/>
          <w:numId w:val="2"/>
        </w:numPr>
      </w:pPr>
      <w:r w:rsidRPr="00AC35FF">
        <w:lastRenderedPageBreak/>
        <w:t>Pracuje s odpovědností (může navrhnout, kdo má chybějící obsah zpracovat a do kdy).</w:t>
      </w:r>
    </w:p>
    <w:p w14:paraId="3D3105E9" w14:textId="77777777" w:rsidR="00AC35FF" w:rsidRPr="00AC35FF" w:rsidRDefault="00AC35FF" w:rsidP="00AC35FF">
      <w:r w:rsidRPr="00AC35FF">
        <w:rPr>
          <w:b/>
          <w:bCs/>
        </w:rPr>
        <w:t>B. Uživatelské požadavky</w:t>
      </w:r>
    </w:p>
    <w:p w14:paraId="1CBC9483" w14:textId="77777777" w:rsidR="00AC35FF" w:rsidRPr="00AC35FF" w:rsidRDefault="00AC35FF" w:rsidP="00AC35FF">
      <w:pPr>
        <w:numPr>
          <w:ilvl w:val="0"/>
          <w:numId w:val="3"/>
        </w:numPr>
      </w:pPr>
      <w:r w:rsidRPr="00AC35FF">
        <w:rPr>
          <w:b/>
          <w:bCs/>
        </w:rPr>
        <w:t>Primárně určený správci Architektury eGovernmentu ČR (ne veřejnosti, ne OVS):</w:t>
      </w:r>
    </w:p>
    <w:p w14:paraId="099A2967" w14:textId="77777777" w:rsidR="00AC35FF" w:rsidRPr="00AC35FF" w:rsidRDefault="00AC35FF" w:rsidP="00AC35FF">
      <w:pPr>
        <w:numPr>
          <w:ilvl w:val="1"/>
          <w:numId w:val="3"/>
        </w:numPr>
      </w:pPr>
      <w:r w:rsidRPr="00AC35FF">
        <w:t xml:space="preserve">Přístup mají pouze osoby s gescí za obsah a rozvoj znalostní báze na portálu </w:t>
      </w:r>
      <w:hyperlink r:id="rId10" w:history="1">
        <w:r w:rsidRPr="00AC35FF">
          <w:rPr>
            <w:rStyle w:val="Hypertextovodkaz"/>
          </w:rPr>
          <w:t>https://archi.gov.cz/</w:t>
        </w:r>
      </w:hyperlink>
      <w:r w:rsidRPr="00AC35FF">
        <w:t>.</w:t>
      </w:r>
    </w:p>
    <w:p w14:paraId="7A3316A7" w14:textId="77777777" w:rsidR="00AC35FF" w:rsidRPr="00AC35FF" w:rsidRDefault="00AC35FF" w:rsidP="00AC35FF">
      <w:pPr>
        <w:numPr>
          <w:ilvl w:val="0"/>
          <w:numId w:val="3"/>
        </w:numPr>
      </w:pPr>
      <w:r w:rsidRPr="00AC35FF">
        <w:rPr>
          <w:b/>
          <w:bCs/>
        </w:rPr>
        <w:t>Kombinuje režim agenta (automatizované úlohy) i asistenta (podpora na vyžádání).</w:t>
      </w:r>
    </w:p>
    <w:p w14:paraId="14F8F464" w14:textId="77777777" w:rsidR="00AC35FF" w:rsidRPr="00AC35FF" w:rsidRDefault="00AC35FF" w:rsidP="00AC35FF">
      <w:r w:rsidRPr="00AC35FF">
        <w:rPr>
          <w:b/>
          <w:bCs/>
        </w:rPr>
        <w:t>C. Požadavky na výstupy</w:t>
      </w:r>
    </w:p>
    <w:p w14:paraId="2DC44D36" w14:textId="77777777" w:rsidR="00AC35FF" w:rsidRPr="00AC35FF" w:rsidRDefault="00AC35FF" w:rsidP="00AC35FF">
      <w:pPr>
        <w:numPr>
          <w:ilvl w:val="0"/>
          <w:numId w:val="4"/>
        </w:numPr>
      </w:pPr>
      <w:r w:rsidRPr="00AC35FF">
        <w:rPr>
          <w:b/>
          <w:bCs/>
        </w:rPr>
        <w:t>Konkretizuje texty, příklady a metodická doporučení pro znalostní bázi.</w:t>
      </w:r>
    </w:p>
    <w:p w14:paraId="5ED2E2E3" w14:textId="77777777" w:rsidR="00AC35FF" w:rsidRPr="00AC35FF" w:rsidRDefault="00AC35FF" w:rsidP="00AC35FF">
      <w:pPr>
        <w:numPr>
          <w:ilvl w:val="0"/>
          <w:numId w:val="4"/>
        </w:numPr>
      </w:pPr>
      <w:r w:rsidRPr="00AC35FF">
        <w:rPr>
          <w:b/>
          <w:bCs/>
        </w:rPr>
        <w:t>Doporučuje příklady zahraniční i domácí nejlepší praxe.</w:t>
      </w:r>
    </w:p>
    <w:p w14:paraId="5B57093C" w14:textId="77777777" w:rsidR="00AC35FF" w:rsidRPr="00AC35FF" w:rsidRDefault="00AC35FF" w:rsidP="00AC35FF">
      <w:pPr>
        <w:numPr>
          <w:ilvl w:val="0"/>
          <w:numId w:val="4"/>
        </w:numPr>
      </w:pPr>
      <w:r w:rsidRPr="00AC35FF">
        <w:rPr>
          <w:b/>
          <w:bCs/>
        </w:rPr>
        <w:t>Navrhuje opatření a opatření v případě zjištěné neúplnosti.</w:t>
      </w:r>
    </w:p>
    <w:p w14:paraId="350A3CC8" w14:textId="77777777" w:rsidR="00AC35FF" w:rsidRPr="00AC35FF" w:rsidRDefault="00AC35FF" w:rsidP="00AC35FF">
      <w:pPr>
        <w:numPr>
          <w:ilvl w:val="0"/>
          <w:numId w:val="4"/>
        </w:numPr>
      </w:pPr>
      <w:r w:rsidRPr="00AC35FF">
        <w:rPr>
          <w:b/>
          <w:bCs/>
        </w:rPr>
        <w:t>Zajišťuje transparentnost pro budoucí audit a kontrolu souladu.</w:t>
      </w:r>
    </w:p>
    <w:p w14:paraId="64CA9367" w14:textId="4C69A06C" w:rsidR="002F728B" w:rsidRDefault="00AC35FF" w:rsidP="00AC35FF">
      <w:r w:rsidRPr="00AC35FF">
        <w:t> </w:t>
      </w:r>
    </w:p>
    <w:p w14:paraId="0B3C2598" w14:textId="77777777" w:rsidR="002F728B" w:rsidRDefault="002F728B">
      <w:r>
        <w:br w:type="page"/>
      </w:r>
    </w:p>
    <w:p w14:paraId="2D4508A6" w14:textId="77777777" w:rsidR="00AC35FF" w:rsidRPr="00AC35FF" w:rsidRDefault="00AC35FF" w:rsidP="00AC35FF"/>
    <w:p w14:paraId="4A85D2F3" w14:textId="77777777" w:rsidR="00AC35FF" w:rsidRPr="00AC35FF" w:rsidRDefault="00AC35FF" w:rsidP="00AC35FF">
      <w:r w:rsidRPr="00AC35FF">
        <w:rPr>
          <w:b/>
          <w:bCs/>
        </w:rPr>
        <w:t>2. INFORMAČNÍ KONTEXT PRO ASISTENTA</w:t>
      </w:r>
    </w:p>
    <w:p w14:paraId="0AFA89C6" w14:textId="77777777" w:rsidR="00AC35FF" w:rsidRPr="00AC35FF" w:rsidRDefault="00AC35FF" w:rsidP="00AC35FF">
      <w:r w:rsidRPr="00AC35FF">
        <w:rPr>
          <w:b/>
          <w:bCs/>
        </w:rPr>
        <w:t>„Zpracovatel IK OVS“ (pro účely zadání řešení)</w:t>
      </w:r>
    </w:p>
    <w:p w14:paraId="48842E12" w14:textId="77777777" w:rsidR="00AC35FF" w:rsidRPr="00AC35FF" w:rsidRDefault="00AC35FF" w:rsidP="00AC35FF">
      <w:r w:rsidRPr="00AC35FF">
        <w:rPr>
          <w:b/>
          <w:bCs/>
        </w:rPr>
        <w:t>A. Legislativa a povinné dokumenty</w:t>
      </w:r>
    </w:p>
    <w:p w14:paraId="11E84AC6" w14:textId="77777777" w:rsidR="00AC35FF" w:rsidRPr="00AC35FF" w:rsidRDefault="00AC35FF" w:rsidP="00AC35FF">
      <w:pPr>
        <w:numPr>
          <w:ilvl w:val="0"/>
          <w:numId w:val="5"/>
        </w:numPr>
        <w:rPr>
          <w:b/>
          <w:bCs/>
        </w:rPr>
      </w:pPr>
      <w:r w:rsidRPr="00AC35FF">
        <w:rPr>
          <w:b/>
          <w:bCs/>
        </w:rPr>
        <w:t>Zákon č. 365/2000 Sb., o informačních systémech veřejné správy</w:t>
      </w:r>
    </w:p>
    <w:p w14:paraId="1789466E" w14:textId="77777777" w:rsidR="00AC35FF" w:rsidRPr="00AC35FF" w:rsidRDefault="00AC35FF" w:rsidP="00AC35FF">
      <w:pPr>
        <w:numPr>
          <w:ilvl w:val="1"/>
          <w:numId w:val="5"/>
        </w:numPr>
        <w:rPr>
          <w:b/>
          <w:bCs/>
        </w:rPr>
      </w:pPr>
      <w:r w:rsidRPr="00AC35FF">
        <w:rPr>
          <w:b/>
          <w:bCs/>
        </w:rPr>
        <w:t>Základní právní rámec pro ISVS, povinnosti OVS, vznik a revize Informačních koncepcí, vazby na další zákony.</w:t>
      </w:r>
    </w:p>
    <w:p w14:paraId="085F9BCB" w14:textId="77777777" w:rsidR="00AC35FF" w:rsidRPr="00AC35FF" w:rsidRDefault="00AC35FF" w:rsidP="00AC35FF">
      <w:pPr>
        <w:numPr>
          <w:ilvl w:val="0"/>
          <w:numId w:val="5"/>
        </w:numPr>
        <w:rPr>
          <w:b/>
          <w:bCs/>
        </w:rPr>
      </w:pPr>
      <w:r w:rsidRPr="00AC35FF">
        <w:rPr>
          <w:b/>
          <w:bCs/>
        </w:rPr>
        <w:t>Vyhláška č. 360/2023 Sb., o dlouhodobém řízení ISVS</w:t>
      </w:r>
    </w:p>
    <w:p w14:paraId="56E86634" w14:textId="77777777" w:rsidR="00AC35FF" w:rsidRPr="00AC35FF" w:rsidRDefault="00AC35FF" w:rsidP="00AC35FF">
      <w:pPr>
        <w:numPr>
          <w:ilvl w:val="1"/>
          <w:numId w:val="5"/>
        </w:numPr>
        <w:rPr>
          <w:b/>
          <w:bCs/>
        </w:rPr>
      </w:pPr>
      <w:r w:rsidRPr="00AC35FF">
        <w:rPr>
          <w:b/>
          <w:bCs/>
        </w:rPr>
        <w:t>Struktura a obsah IK OVS, požadavky na plánování, správu, provoz, řízení informatiky.</w:t>
      </w:r>
    </w:p>
    <w:p w14:paraId="2CA5C038" w14:textId="77777777" w:rsidR="00AC35FF" w:rsidRPr="00AC35FF" w:rsidRDefault="00AC35FF" w:rsidP="00AC35FF">
      <w:pPr>
        <w:numPr>
          <w:ilvl w:val="0"/>
          <w:numId w:val="5"/>
        </w:numPr>
        <w:rPr>
          <w:b/>
          <w:bCs/>
        </w:rPr>
      </w:pPr>
      <w:r w:rsidRPr="00AC35FF">
        <w:rPr>
          <w:b/>
          <w:bCs/>
        </w:rPr>
        <w:t>Vyhláška č. 530/2006 Sb., o atestaci ISVS</w:t>
      </w:r>
    </w:p>
    <w:p w14:paraId="6DCBEA53" w14:textId="77777777" w:rsidR="00AC35FF" w:rsidRPr="00AC35FF" w:rsidRDefault="00AC35FF" w:rsidP="00AC35FF">
      <w:pPr>
        <w:numPr>
          <w:ilvl w:val="1"/>
          <w:numId w:val="5"/>
        </w:numPr>
        <w:rPr>
          <w:b/>
          <w:bCs/>
        </w:rPr>
      </w:pPr>
      <w:r w:rsidRPr="00AC35FF">
        <w:rPr>
          <w:b/>
          <w:bCs/>
        </w:rPr>
        <w:t>Požadavky na obsah, audit a atestaci IK OVS a provozní dokumentace.</w:t>
      </w:r>
    </w:p>
    <w:p w14:paraId="42E96504" w14:textId="77777777" w:rsidR="00AC35FF" w:rsidRPr="00AC35FF" w:rsidRDefault="00AC35FF" w:rsidP="00AC35FF">
      <w:r w:rsidRPr="00AC35FF">
        <w:rPr>
          <w:b/>
          <w:bCs/>
        </w:rPr>
        <w:t>B. Národní a metodické rámce</w:t>
      </w:r>
    </w:p>
    <w:p w14:paraId="0ED535D4" w14:textId="77777777" w:rsidR="00AC35FF" w:rsidRPr="00AC35FF" w:rsidRDefault="00AC35FF" w:rsidP="00AC35FF">
      <w:pPr>
        <w:numPr>
          <w:ilvl w:val="0"/>
          <w:numId w:val="6"/>
        </w:numPr>
        <w:rPr>
          <w:b/>
          <w:bCs/>
        </w:rPr>
      </w:pPr>
      <w:r w:rsidRPr="00AC35FF">
        <w:rPr>
          <w:b/>
          <w:bCs/>
        </w:rPr>
        <w:t>Informační koncepce ČR (IKČR) a její přílohy</w:t>
      </w:r>
    </w:p>
    <w:p w14:paraId="247EC4A8" w14:textId="77777777" w:rsidR="00AC35FF" w:rsidRPr="00AC35FF" w:rsidRDefault="00AC35FF" w:rsidP="00AC35FF">
      <w:pPr>
        <w:numPr>
          <w:ilvl w:val="1"/>
          <w:numId w:val="6"/>
        </w:numPr>
        <w:rPr>
          <w:b/>
          <w:bCs/>
        </w:rPr>
      </w:pPr>
      <w:r w:rsidRPr="00AC35FF">
        <w:rPr>
          <w:b/>
          <w:bCs/>
        </w:rPr>
        <w:t>Základní principy, cíle rozvoje veřejné správy, referenční dokument pro IK OVS.</w:t>
      </w:r>
    </w:p>
    <w:p w14:paraId="2E4B352D" w14:textId="77777777" w:rsidR="00AC35FF" w:rsidRPr="00AC35FF" w:rsidRDefault="00AC35FF" w:rsidP="00AC35FF">
      <w:pPr>
        <w:numPr>
          <w:ilvl w:val="0"/>
          <w:numId w:val="6"/>
        </w:numPr>
        <w:rPr>
          <w:b/>
          <w:bCs/>
        </w:rPr>
      </w:pPr>
      <w:r w:rsidRPr="00AC35FF">
        <w:rPr>
          <w:b/>
          <w:bCs/>
        </w:rPr>
        <w:t>Metody řízení ICT veřejné správy ČR (MŘICT)</w:t>
      </w:r>
    </w:p>
    <w:p w14:paraId="1643D884" w14:textId="77777777" w:rsidR="00AC35FF" w:rsidRPr="00AC35FF" w:rsidRDefault="00AC35FF" w:rsidP="00AC35FF">
      <w:pPr>
        <w:numPr>
          <w:ilvl w:val="1"/>
          <w:numId w:val="6"/>
        </w:numPr>
        <w:rPr>
          <w:b/>
          <w:bCs/>
        </w:rPr>
      </w:pPr>
      <w:r w:rsidRPr="00AC35FF">
        <w:rPr>
          <w:b/>
          <w:bCs/>
        </w:rPr>
        <w:t>Postupy a doporučení pro řízení životního cyklu ISVS, governance, bezpečnost, spolupráce, plánování.</w:t>
      </w:r>
    </w:p>
    <w:p w14:paraId="43D5F946" w14:textId="3C400881" w:rsidR="00AC35FF" w:rsidRPr="00AC35FF" w:rsidRDefault="00AC35FF" w:rsidP="00AC35FF">
      <w:pPr>
        <w:numPr>
          <w:ilvl w:val="1"/>
          <w:numId w:val="6"/>
        </w:numPr>
        <w:rPr>
          <w:b/>
          <w:bCs/>
        </w:rPr>
      </w:pPr>
      <w:r w:rsidRPr="0CA4C42C">
        <w:rPr>
          <w:b/>
          <w:bCs/>
        </w:rPr>
        <w:t>(Pozor: aktuálně není MŘICT kompletní, musí být transparentně popsáno, co chybí!</w:t>
      </w:r>
      <w:ins w:id="1" w:author="Hrabě Pavel" w:date="2025-06-11T10:22:00Z">
        <w:r w:rsidR="3139B3B3" w:rsidRPr="0CA4C42C">
          <w:rPr>
            <w:b/>
            <w:bCs/>
          </w:rPr>
          <w:t xml:space="preserve"> - viz asistent č.1</w:t>
        </w:r>
      </w:ins>
      <w:r w:rsidRPr="0CA4C42C">
        <w:rPr>
          <w:b/>
          <w:bCs/>
        </w:rPr>
        <w:t>)</w:t>
      </w:r>
    </w:p>
    <w:p w14:paraId="02C8CA8D" w14:textId="77777777" w:rsidR="00AC35FF" w:rsidRPr="00AC35FF" w:rsidRDefault="00AC35FF" w:rsidP="00AC35FF">
      <w:pPr>
        <w:numPr>
          <w:ilvl w:val="0"/>
          <w:numId w:val="6"/>
        </w:numPr>
        <w:rPr>
          <w:b/>
          <w:bCs/>
        </w:rPr>
      </w:pPr>
      <w:r w:rsidRPr="00AC35FF">
        <w:rPr>
          <w:b/>
          <w:bCs/>
        </w:rPr>
        <w:t>Národní architektonický rámec (NAR) a Národní architektonický plán (NAP)</w:t>
      </w:r>
    </w:p>
    <w:p w14:paraId="6C0F27B6" w14:textId="77777777" w:rsidR="00AC35FF" w:rsidRPr="00AC35FF" w:rsidRDefault="00AC35FF" w:rsidP="00AC35FF">
      <w:pPr>
        <w:numPr>
          <w:ilvl w:val="1"/>
          <w:numId w:val="6"/>
        </w:numPr>
        <w:rPr>
          <w:b/>
          <w:bCs/>
        </w:rPr>
      </w:pPr>
      <w:r w:rsidRPr="00AC35FF">
        <w:rPr>
          <w:b/>
          <w:bCs/>
        </w:rPr>
        <w:t>Metodika modelování a popisu architektury úřadu, referenční modely a principy eGovernmentu.</w:t>
      </w:r>
    </w:p>
    <w:p w14:paraId="1C735C92" w14:textId="77777777" w:rsidR="00AC35FF" w:rsidRPr="00AC35FF" w:rsidRDefault="00AC35FF" w:rsidP="00AC35FF">
      <w:pPr>
        <w:numPr>
          <w:ilvl w:val="0"/>
          <w:numId w:val="6"/>
        </w:numPr>
        <w:rPr>
          <w:b/>
          <w:bCs/>
        </w:rPr>
      </w:pPr>
      <w:r w:rsidRPr="00AC35FF">
        <w:rPr>
          <w:b/>
          <w:bCs/>
        </w:rPr>
        <w:t>Znalostní báze eGovernmentu ČR (portál archi.gov.cz a všechny jeho relevantní části)</w:t>
      </w:r>
    </w:p>
    <w:p w14:paraId="10B3035E" w14:textId="77777777" w:rsidR="00AC35FF" w:rsidRPr="00AC35FF" w:rsidRDefault="00AC35FF" w:rsidP="00AC35FF">
      <w:pPr>
        <w:numPr>
          <w:ilvl w:val="1"/>
          <w:numId w:val="6"/>
        </w:numPr>
        <w:rPr>
          <w:b/>
          <w:bCs/>
        </w:rPr>
      </w:pPr>
      <w:r w:rsidRPr="00AC35FF">
        <w:rPr>
          <w:b/>
          <w:bCs/>
        </w:rPr>
        <w:t>Slovníky pojmů, referenční modely, příručky, aktuální metodiky a návody.</w:t>
      </w:r>
    </w:p>
    <w:p w14:paraId="3E94D4B6" w14:textId="77777777" w:rsidR="00AC35FF" w:rsidRPr="00AC35FF" w:rsidRDefault="00AC35FF" w:rsidP="00AC35FF">
      <w:r w:rsidRPr="00AC35FF">
        <w:rPr>
          <w:b/>
          <w:bCs/>
        </w:rPr>
        <w:t>C. Best practice a mezinárodní rámce</w:t>
      </w:r>
    </w:p>
    <w:p w14:paraId="6EB1205B" w14:textId="77777777" w:rsidR="00AC35FF" w:rsidRPr="00AC35FF" w:rsidRDefault="00AC35FF" w:rsidP="00AC35FF">
      <w:pPr>
        <w:numPr>
          <w:ilvl w:val="0"/>
          <w:numId w:val="7"/>
        </w:numPr>
        <w:rPr>
          <w:b/>
          <w:bCs/>
        </w:rPr>
      </w:pPr>
      <w:r w:rsidRPr="00AC35FF">
        <w:rPr>
          <w:b/>
          <w:bCs/>
        </w:rPr>
        <w:t>ITIL v4</w:t>
      </w:r>
    </w:p>
    <w:p w14:paraId="1C3345E3" w14:textId="77777777" w:rsidR="00AC35FF" w:rsidRPr="00AC35FF" w:rsidRDefault="00AC35FF" w:rsidP="00AC35FF">
      <w:pPr>
        <w:numPr>
          <w:ilvl w:val="1"/>
          <w:numId w:val="7"/>
        </w:numPr>
        <w:rPr>
          <w:b/>
          <w:bCs/>
        </w:rPr>
      </w:pPr>
      <w:r w:rsidRPr="00AC35FF">
        <w:rPr>
          <w:b/>
          <w:bCs/>
        </w:rPr>
        <w:lastRenderedPageBreak/>
        <w:t>Řízení životního cyklu IT služeb, best practice pro veřejný sektor (Service Management, Incident, Change, Continual Improvement).</w:t>
      </w:r>
    </w:p>
    <w:p w14:paraId="760CCEA2" w14:textId="77777777" w:rsidR="00AC35FF" w:rsidRPr="00AC35FF" w:rsidRDefault="00AC35FF" w:rsidP="00AC35FF">
      <w:pPr>
        <w:numPr>
          <w:ilvl w:val="0"/>
          <w:numId w:val="7"/>
        </w:numPr>
        <w:rPr>
          <w:b/>
          <w:bCs/>
        </w:rPr>
      </w:pPr>
      <w:r w:rsidRPr="00AC35FF">
        <w:rPr>
          <w:b/>
          <w:bCs/>
        </w:rPr>
        <w:t>COBIT 2019</w:t>
      </w:r>
    </w:p>
    <w:p w14:paraId="64600D64" w14:textId="77777777" w:rsidR="00AC35FF" w:rsidRPr="00AC35FF" w:rsidRDefault="00AC35FF" w:rsidP="00AC35FF">
      <w:pPr>
        <w:numPr>
          <w:ilvl w:val="1"/>
          <w:numId w:val="7"/>
        </w:numPr>
        <w:rPr>
          <w:b/>
          <w:bCs/>
        </w:rPr>
      </w:pPr>
      <w:r w:rsidRPr="00AC35FF">
        <w:rPr>
          <w:b/>
          <w:bCs/>
        </w:rPr>
        <w:t>Governance, řízení, měření výkonnosti a souladu, přehled rolí a procesů.</w:t>
      </w:r>
    </w:p>
    <w:p w14:paraId="53EEAEF0" w14:textId="77777777" w:rsidR="00AC35FF" w:rsidRPr="00AC35FF" w:rsidRDefault="00AC35FF" w:rsidP="00AC35FF">
      <w:pPr>
        <w:numPr>
          <w:ilvl w:val="0"/>
          <w:numId w:val="7"/>
        </w:numPr>
        <w:rPr>
          <w:b/>
          <w:bCs/>
        </w:rPr>
      </w:pPr>
      <w:r w:rsidRPr="00AC35FF">
        <w:rPr>
          <w:b/>
          <w:bCs/>
        </w:rPr>
        <w:t>IT4IT</w:t>
      </w:r>
    </w:p>
    <w:p w14:paraId="06B9FF76" w14:textId="77777777" w:rsidR="00AC35FF" w:rsidRPr="00AC35FF" w:rsidRDefault="00AC35FF" w:rsidP="00AC35FF">
      <w:pPr>
        <w:numPr>
          <w:ilvl w:val="1"/>
          <w:numId w:val="7"/>
        </w:numPr>
        <w:rPr>
          <w:b/>
          <w:bCs/>
        </w:rPr>
      </w:pPr>
      <w:r w:rsidRPr="00AC35FF">
        <w:rPr>
          <w:b/>
          <w:bCs/>
        </w:rPr>
        <w:t>Moderní řízení hodnotových toků IT služeb, důraz na integraci a optimalizaci celého IT provozu.</w:t>
      </w:r>
    </w:p>
    <w:p w14:paraId="288A1647" w14:textId="77777777" w:rsidR="00AC35FF" w:rsidRPr="00AC35FF" w:rsidRDefault="00AC35FF" w:rsidP="00AC35FF">
      <w:pPr>
        <w:numPr>
          <w:ilvl w:val="0"/>
          <w:numId w:val="7"/>
        </w:numPr>
        <w:rPr>
          <w:b/>
          <w:bCs/>
        </w:rPr>
      </w:pPr>
      <w:r w:rsidRPr="00AC35FF">
        <w:rPr>
          <w:b/>
          <w:bCs/>
        </w:rPr>
        <w:t>ISO/IEC 20000</w:t>
      </w:r>
    </w:p>
    <w:p w14:paraId="54857569" w14:textId="77777777" w:rsidR="00AC35FF" w:rsidRPr="00AC35FF" w:rsidRDefault="00AC35FF" w:rsidP="00AC35FF">
      <w:pPr>
        <w:numPr>
          <w:ilvl w:val="1"/>
          <w:numId w:val="7"/>
        </w:numPr>
        <w:rPr>
          <w:b/>
          <w:bCs/>
        </w:rPr>
      </w:pPr>
      <w:r w:rsidRPr="00AC35FF">
        <w:rPr>
          <w:b/>
          <w:bCs/>
        </w:rPr>
        <w:t>Standard pro řízení služeb (ITSM).</w:t>
      </w:r>
    </w:p>
    <w:p w14:paraId="1EF63243" w14:textId="77777777" w:rsidR="00AC35FF" w:rsidRPr="00AC35FF" w:rsidRDefault="00AC35FF" w:rsidP="00AC35FF">
      <w:pPr>
        <w:numPr>
          <w:ilvl w:val="0"/>
          <w:numId w:val="7"/>
        </w:numPr>
        <w:rPr>
          <w:b/>
          <w:bCs/>
        </w:rPr>
      </w:pPr>
      <w:r w:rsidRPr="00AC35FF">
        <w:rPr>
          <w:b/>
          <w:bCs/>
        </w:rPr>
        <w:t>ISO/IEC 27001, 27031</w:t>
      </w:r>
    </w:p>
    <w:p w14:paraId="65F2E424" w14:textId="77777777" w:rsidR="00AC35FF" w:rsidRPr="00AC35FF" w:rsidRDefault="00AC35FF" w:rsidP="00AC35FF">
      <w:pPr>
        <w:numPr>
          <w:ilvl w:val="1"/>
          <w:numId w:val="7"/>
        </w:numPr>
        <w:rPr>
          <w:b/>
          <w:bCs/>
        </w:rPr>
      </w:pPr>
      <w:r w:rsidRPr="00AC35FF">
        <w:rPr>
          <w:b/>
          <w:bCs/>
        </w:rPr>
        <w:t>Řízení kybernetické bezpečnosti a kontinuity služeb.</w:t>
      </w:r>
    </w:p>
    <w:p w14:paraId="322734F0" w14:textId="77777777" w:rsidR="00AC35FF" w:rsidRPr="00AC35FF" w:rsidRDefault="00AC35FF" w:rsidP="00AC35FF">
      <w:pPr>
        <w:numPr>
          <w:ilvl w:val="0"/>
          <w:numId w:val="7"/>
        </w:numPr>
        <w:rPr>
          <w:b/>
          <w:bCs/>
        </w:rPr>
      </w:pPr>
      <w:r w:rsidRPr="00AC35FF">
        <w:rPr>
          <w:b/>
          <w:bCs/>
        </w:rPr>
        <w:t>ISO/IEC 22301</w:t>
      </w:r>
    </w:p>
    <w:p w14:paraId="25269855" w14:textId="77777777" w:rsidR="00AC35FF" w:rsidRPr="00AC35FF" w:rsidRDefault="00AC35FF" w:rsidP="00AC35FF">
      <w:pPr>
        <w:numPr>
          <w:ilvl w:val="1"/>
          <w:numId w:val="7"/>
        </w:numPr>
        <w:rPr>
          <w:b/>
          <w:bCs/>
        </w:rPr>
      </w:pPr>
      <w:r w:rsidRPr="00AC35FF">
        <w:rPr>
          <w:b/>
          <w:bCs/>
        </w:rPr>
        <w:t>Řízení kontinuity organizace.</w:t>
      </w:r>
    </w:p>
    <w:p w14:paraId="54AEB0BF" w14:textId="77777777" w:rsidR="00AC35FF" w:rsidRPr="00AC35FF" w:rsidRDefault="00AC35FF" w:rsidP="00AC35FF">
      <w:pPr>
        <w:numPr>
          <w:ilvl w:val="0"/>
          <w:numId w:val="7"/>
        </w:numPr>
        <w:rPr>
          <w:b/>
          <w:bCs/>
        </w:rPr>
      </w:pPr>
      <w:r w:rsidRPr="00AC35FF">
        <w:rPr>
          <w:b/>
          <w:bCs/>
        </w:rPr>
        <w:t>ISO/IEC 38500</w:t>
      </w:r>
    </w:p>
    <w:p w14:paraId="4CBF6E3F" w14:textId="77777777" w:rsidR="00AC35FF" w:rsidRPr="00AC35FF" w:rsidRDefault="00AC35FF" w:rsidP="00AC35FF">
      <w:pPr>
        <w:numPr>
          <w:ilvl w:val="1"/>
          <w:numId w:val="7"/>
        </w:numPr>
        <w:rPr>
          <w:b/>
          <w:bCs/>
        </w:rPr>
      </w:pPr>
      <w:r w:rsidRPr="00AC35FF">
        <w:rPr>
          <w:b/>
          <w:bCs/>
        </w:rPr>
        <w:t>Řízení a governance IT.</w:t>
      </w:r>
    </w:p>
    <w:p w14:paraId="66F53F13" w14:textId="77777777" w:rsidR="00AC35FF" w:rsidRPr="00AC35FF" w:rsidRDefault="00AC35FF" w:rsidP="00AC35FF">
      <w:r w:rsidRPr="00AC35FF">
        <w:rPr>
          <w:b/>
          <w:bCs/>
        </w:rPr>
        <w:t>D. Další doporučené zdroje (doplnění pro komplexnost)</w:t>
      </w:r>
    </w:p>
    <w:p w14:paraId="6981B416" w14:textId="77777777" w:rsidR="00AC35FF" w:rsidRPr="00AC35FF" w:rsidRDefault="00AC35FF" w:rsidP="00AC35FF">
      <w:pPr>
        <w:numPr>
          <w:ilvl w:val="0"/>
          <w:numId w:val="8"/>
        </w:numPr>
        <w:rPr>
          <w:b/>
          <w:bCs/>
        </w:rPr>
      </w:pPr>
      <w:r w:rsidRPr="00AC35FF">
        <w:rPr>
          <w:b/>
          <w:bCs/>
        </w:rPr>
        <w:t>Strategické a architektonické dokumenty Evropské komise (např. EIRA, EIF)</w:t>
      </w:r>
    </w:p>
    <w:p w14:paraId="2FE69752" w14:textId="77777777" w:rsidR="00AC35FF" w:rsidRPr="00AC35FF" w:rsidRDefault="00AC35FF" w:rsidP="00AC35FF">
      <w:pPr>
        <w:numPr>
          <w:ilvl w:val="0"/>
          <w:numId w:val="8"/>
        </w:numPr>
        <w:rPr>
          <w:b/>
          <w:bCs/>
        </w:rPr>
      </w:pPr>
      <w:r w:rsidRPr="00AC35FF">
        <w:rPr>
          <w:b/>
          <w:bCs/>
        </w:rPr>
        <w:t>Národní strategie AI, Digitální Česko, DESI (Digital Economy and Society Index)</w:t>
      </w:r>
    </w:p>
    <w:p w14:paraId="3C47EAC6" w14:textId="77777777" w:rsidR="00AC35FF" w:rsidRPr="00AC35FF" w:rsidRDefault="00AC35FF" w:rsidP="00AC35FF">
      <w:pPr>
        <w:numPr>
          <w:ilvl w:val="0"/>
          <w:numId w:val="8"/>
        </w:numPr>
        <w:rPr>
          <w:b/>
          <w:bCs/>
        </w:rPr>
      </w:pPr>
      <w:r w:rsidRPr="00AC35FF">
        <w:rPr>
          <w:b/>
          <w:bCs/>
        </w:rPr>
        <w:t>Příručky a portály zahraničních eGovernment lídrů (např. GOV.UK Service Manual, Danish Agency for Digitisation, Singapore GovTech, X-Road Estonsko, Finsko, Rakousko, Německo)</w:t>
      </w:r>
    </w:p>
    <w:p w14:paraId="2E067A6F" w14:textId="77777777" w:rsidR="00AC35FF" w:rsidRPr="00AC35FF" w:rsidRDefault="00AC35FF" w:rsidP="00AC35FF">
      <w:pPr>
        <w:numPr>
          <w:ilvl w:val="0"/>
          <w:numId w:val="8"/>
        </w:numPr>
        <w:rPr>
          <w:b/>
          <w:bCs/>
        </w:rPr>
      </w:pPr>
      <w:r w:rsidRPr="00AC35FF">
        <w:rPr>
          <w:b/>
          <w:bCs/>
        </w:rPr>
        <w:t>Průběžné monitorování změn ve všech výše uvedených zdrojích a automatická aktualizace znalostní báze a dokumentů.</w:t>
      </w:r>
    </w:p>
    <w:p w14:paraId="4993B942" w14:textId="77777777" w:rsidR="00AC35FF" w:rsidRPr="00AC35FF" w:rsidRDefault="00AC35FF" w:rsidP="00AC35FF">
      <w:r w:rsidRPr="00AC35FF">
        <w:t> </w:t>
      </w:r>
    </w:p>
    <w:p w14:paraId="4336F703" w14:textId="77777777" w:rsidR="00AC35FF" w:rsidRPr="00AC35FF" w:rsidRDefault="00AC35FF" w:rsidP="00AC35FF">
      <w:r w:rsidRPr="00AC35FF">
        <w:rPr>
          <w:b/>
          <w:bCs/>
        </w:rPr>
        <w:t>DOPORUČENÍ PRO ZADÁNÍ AI ARCHITEKTOVI/SPECIALISTOVI</w:t>
      </w:r>
    </w:p>
    <w:p w14:paraId="2EAF065B" w14:textId="77777777" w:rsidR="00AC35FF" w:rsidRPr="00AC35FF" w:rsidRDefault="00AC35FF" w:rsidP="00AC35FF">
      <w:pPr>
        <w:numPr>
          <w:ilvl w:val="0"/>
          <w:numId w:val="9"/>
        </w:numPr>
      </w:pPr>
      <w:r w:rsidRPr="00AC35FF">
        <w:rPr>
          <w:b/>
          <w:bCs/>
        </w:rPr>
        <w:t>Každý asistent musí být přímo napojen na úplnou, strukturovanou a pravidelně aktualizovanou znalostní bázi, která reflektuje všechny výše uvedené zdroje.</w:t>
      </w:r>
    </w:p>
    <w:p w14:paraId="0B93A9DA" w14:textId="77777777" w:rsidR="00AC35FF" w:rsidRPr="00AC35FF" w:rsidRDefault="00AC35FF" w:rsidP="00AC35FF">
      <w:pPr>
        <w:numPr>
          <w:ilvl w:val="0"/>
          <w:numId w:val="9"/>
        </w:numPr>
      </w:pPr>
      <w:r w:rsidRPr="00AC35FF">
        <w:rPr>
          <w:b/>
          <w:bCs/>
        </w:rPr>
        <w:lastRenderedPageBreak/>
        <w:t>V případě neúplnosti nebo nedostupnosti metodických pokynů (např. nedopsané části MŘICT) musí asistent umět vygenerovat vzorové prohlášení, doporučit opatření a odkázat na další kroky (právě např. „bude doplněno…“).</w:t>
      </w:r>
    </w:p>
    <w:p w14:paraId="3AE7CD0A" w14:textId="77777777" w:rsidR="00AC35FF" w:rsidRPr="00AC35FF" w:rsidRDefault="00AC35FF" w:rsidP="00AC35FF">
      <w:pPr>
        <w:numPr>
          <w:ilvl w:val="0"/>
          <w:numId w:val="9"/>
        </w:numPr>
      </w:pPr>
      <w:r w:rsidRPr="00AC35FF">
        <w:rPr>
          <w:b/>
          <w:bCs/>
        </w:rPr>
        <w:t>Asistent musí podporovat sebereflexi a popis nesouladu OVS s legislativou – včetně návrhu nápravných opatření a doporučených termínů.</w:t>
      </w:r>
    </w:p>
    <w:p w14:paraId="69B1BEFD" w14:textId="77777777" w:rsidR="00AC35FF" w:rsidRPr="00AC35FF" w:rsidRDefault="00AC35FF" w:rsidP="00AC35FF">
      <w:pPr>
        <w:numPr>
          <w:ilvl w:val="0"/>
          <w:numId w:val="9"/>
        </w:numPr>
      </w:pPr>
      <w:r w:rsidRPr="00AC35FF">
        <w:rPr>
          <w:b/>
          <w:bCs/>
        </w:rPr>
        <w:t>Všechny odpovědi a výstupy asistenta musí být v souladu s aktuální legislativou a nejnovějšími verzemi referenčních dokumentů, s důrazem na transparentnost a auditovatelnost práce s informacemi.</w:t>
      </w:r>
    </w:p>
    <w:p w14:paraId="62F8DF40" w14:textId="77777777" w:rsidR="00AC35FF" w:rsidRPr="00AC35FF" w:rsidRDefault="00AC35FF" w:rsidP="00AC35FF">
      <w:pPr>
        <w:numPr>
          <w:ilvl w:val="0"/>
          <w:numId w:val="9"/>
        </w:numPr>
      </w:pPr>
      <w:r w:rsidRPr="00AC35FF">
        <w:rPr>
          <w:b/>
          <w:bCs/>
        </w:rPr>
        <w:t>Důraz na propojení české a mezinárodní nejlepší praxe, včetně odkazů, příkladů a doporučených řešení.</w:t>
      </w:r>
    </w:p>
    <w:p w14:paraId="0099974F" w14:textId="77777777" w:rsidR="00AC35FF" w:rsidRPr="00AC35FF" w:rsidRDefault="00AC35FF" w:rsidP="00AC35FF">
      <w:pPr>
        <w:numPr>
          <w:ilvl w:val="0"/>
          <w:numId w:val="9"/>
        </w:numPr>
      </w:pPr>
      <w:r w:rsidRPr="00AC35FF">
        <w:rPr>
          <w:b/>
          <w:bCs/>
        </w:rPr>
        <w:t>Zásadní je transparentní správa změn a podnětů – evidence, kdo a kdy provedl revizi nebo doplnění.</w:t>
      </w:r>
    </w:p>
    <w:p w14:paraId="321A1366" w14:textId="1AAD0D4A" w:rsidR="00AC35FF" w:rsidRPr="00AC35FF" w:rsidRDefault="32604C4C">
      <w:pPr>
        <w:rPr>
          <w:ins w:id="2" w:author="Hrabě Pavel" w:date="2025-06-11T10:29:00Z" w16du:dateUtc="2025-06-11T10:29:36Z"/>
          <w:b/>
          <w:bCs/>
        </w:rPr>
      </w:pPr>
      <w:ins w:id="3" w:author="Hrabě Pavel" w:date="2025-06-11T10:26:00Z">
        <w:r w:rsidRPr="0CA4C42C">
          <w:rPr>
            <w:b/>
            <w:bCs/>
          </w:rPr>
          <w:t xml:space="preserve">3. </w:t>
        </w:r>
      </w:ins>
      <w:ins w:id="4" w:author="Hrabě Pavel" w:date="2025-06-11T10:24:00Z">
        <w:r w:rsidRPr="0CA4C42C">
          <w:rPr>
            <w:b/>
            <w:bCs/>
          </w:rPr>
          <w:t>Use Case pro asistenta tvorby IK OVS</w:t>
        </w:r>
      </w:ins>
    </w:p>
    <w:p w14:paraId="673375F8" w14:textId="21797AB2" w:rsidR="2011CF89" w:rsidRDefault="2011CF89" w:rsidP="0CA4C42C">
      <w:pPr>
        <w:rPr>
          <w:ins w:id="5" w:author="Hrabě Pavel" w:date="2025-06-11T10:30:00Z" w16du:dateUtc="2025-06-11T10:30:16Z"/>
          <w:b/>
          <w:bCs/>
        </w:rPr>
      </w:pPr>
      <w:ins w:id="6" w:author="Hrabě Pavel" w:date="2025-06-11T10:29:00Z">
        <w:r w:rsidRPr="0CA4C42C">
          <w:rPr>
            <w:b/>
            <w:bCs/>
          </w:rPr>
          <w:t xml:space="preserve">Na těchto příkladech (viz schůzka) ověříme, zda nám AI </w:t>
        </w:r>
      </w:ins>
      <w:ins w:id="7" w:author="Hrabě Pavel" w:date="2025-06-11T10:30:00Z">
        <w:r w:rsidRPr="0CA4C42C">
          <w:rPr>
            <w:b/>
            <w:bCs/>
          </w:rPr>
          <w:t>rozumí a orientuje se v problematice.</w:t>
        </w:r>
      </w:ins>
    </w:p>
    <w:p w14:paraId="37E72B13" w14:textId="6DD27BF6" w:rsidR="2011CF89" w:rsidRDefault="2011CF89" w:rsidP="0CA4C42C">
      <w:pPr>
        <w:rPr>
          <w:ins w:id="8" w:author="Hrabě Pavel" w:date="2025-06-11T10:29:00Z" w16du:dateUtc="2025-06-11T10:29:14Z"/>
          <w:b/>
          <w:bCs/>
        </w:rPr>
      </w:pPr>
      <w:ins w:id="9" w:author="Hrabě Pavel" w:date="2025-06-11T10:30:00Z">
        <w:r w:rsidRPr="0CA4C42C">
          <w:rPr>
            <w:b/>
            <w:bCs/>
          </w:rPr>
          <w:t>Pokud ano, budeme ji moci pověřit vytvářením nových textů a vedením dialogu.</w:t>
        </w:r>
      </w:ins>
    </w:p>
    <w:p w14:paraId="6EE8073C" w14:textId="38570C78" w:rsidR="2011CF89" w:rsidRDefault="2011CF89" w:rsidP="0CA4C42C">
      <w:pPr>
        <w:rPr>
          <w:ins w:id="10" w:author="Hrabě Pavel" w:date="2025-06-11T10:29:00Z" w16du:dateUtc="2025-06-11T10:29:21Z"/>
          <w:b/>
          <w:bCs/>
        </w:rPr>
      </w:pPr>
      <w:ins w:id="11" w:author="Hrabě Pavel" w:date="2025-06-11T10:29:00Z">
        <w:r w:rsidRPr="0CA4C42C">
          <w:rPr>
            <w:b/>
            <w:bCs/>
          </w:rPr>
          <w:t>Případ 1:</w:t>
        </w:r>
      </w:ins>
    </w:p>
    <w:p w14:paraId="4606D628" w14:textId="11029B6B" w:rsidR="2011CF89" w:rsidRDefault="2011CF89" w:rsidP="0CA4C42C">
      <w:pPr>
        <w:rPr>
          <w:ins w:id="12" w:author="Hrabě Pavel" w:date="2025-06-11T10:32:00Z" w16du:dateUtc="2025-06-11T10:32:36Z"/>
          <w:b/>
          <w:bCs/>
        </w:rPr>
      </w:pPr>
      <w:ins w:id="13" w:author="Hrabě Pavel" w:date="2025-06-11T10:29:00Z">
        <w:r w:rsidRPr="0CA4C42C">
          <w:rPr>
            <w:b/>
            <w:bCs/>
          </w:rPr>
          <w:t>Vyhod</w:t>
        </w:r>
      </w:ins>
      <w:ins w:id="14" w:author="Hrabě Pavel" w:date="2025-06-11T10:31:00Z">
        <w:r w:rsidRPr="0CA4C42C">
          <w:rPr>
            <w:b/>
            <w:bCs/>
          </w:rPr>
          <w:t xml:space="preserve">nocení, zda předložená IK </w:t>
        </w:r>
        <w:r w:rsidR="4D8F05DE" w:rsidRPr="0CA4C42C">
          <w:rPr>
            <w:b/>
            <w:bCs/>
          </w:rPr>
          <w:t xml:space="preserve">OVS splňuje všechny aktuální náležitosti podle zákona 365/2000 Sb., vyhl. 360/2023 Sb. </w:t>
        </w:r>
      </w:ins>
      <w:ins w:id="15" w:author="Hrabě Pavel" w:date="2025-06-11T10:32:00Z">
        <w:r w:rsidR="6A781003" w:rsidRPr="0CA4C42C">
          <w:rPr>
            <w:b/>
            <w:bCs/>
          </w:rPr>
          <w:t>a</w:t>
        </w:r>
      </w:ins>
      <w:ins w:id="16" w:author="Hrabě Pavel" w:date="2025-06-11T10:31:00Z">
        <w:r w:rsidR="4D8F05DE" w:rsidRPr="0CA4C42C">
          <w:rPr>
            <w:b/>
            <w:bCs/>
          </w:rPr>
          <w:t xml:space="preserve"> </w:t>
        </w:r>
      </w:ins>
      <w:ins w:id="17" w:author="Hrabě Pavel" w:date="2025-06-11T10:32:00Z">
        <w:r w:rsidR="4D8F05DE" w:rsidRPr="0CA4C42C">
          <w:rPr>
            <w:b/>
            <w:bCs/>
          </w:rPr>
          <w:t>připravovaného Metodického pokynu</w:t>
        </w:r>
        <w:r w:rsidR="1DD574F2" w:rsidRPr="0CA4C42C">
          <w:rPr>
            <w:b/>
            <w:bCs/>
          </w:rPr>
          <w:t>.</w:t>
        </w:r>
      </w:ins>
    </w:p>
    <w:p w14:paraId="3998D1BD" w14:textId="7FAD99DA" w:rsidR="77A4BEBE" w:rsidRDefault="77A4BEBE" w:rsidP="0CA4C42C">
      <w:pPr>
        <w:rPr>
          <w:ins w:id="18" w:author="Hrabě Pavel" w:date="2025-06-11T10:33:00Z" w16du:dateUtc="2025-06-11T10:33:18Z"/>
          <w:b/>
          <w:bCs/>
        </w:rPr>
      </w:pPr>
      <w:ins w:id="19" w:author="Hrabě Pavel" w:date="2025-06-11T10:32:00Z">
        <w:r w:rsidRPr="0CA4C42C">
          <w:rPr>
            <w:b/>
            <w:bCs/>
          </w:rPr>
          <w:t>Výstupem má být jak nějaké skóre</w:t>
        </w:r>
      </w:ins>
      <w:ins w:id="20" w:author="Hrabě Pavel" w:date="2025-06-11T10:33:00Z">
        <w:r w:rsidRPr="0CA4C42C">
          <w:rPr>
            <w:b/>
            <w:bCs/>
          </w:rPr>
          <w:t xml:space="preserve"> (např. %) tak poukázání na místa neshody.</w:t>
        </w:r>
      </w:ins>
    </w:p>
    <w:p w14:paraId="2DB00366" w14:textId="3EE01147" w:rsidR="0CA4C42C" w:rsidRDefault="0CA4C42C" w:rsidP="0CA4C42C">
      <w:pPr>
        <w:rPr>
          <w:ins w:id="21" w:author="Hrabě Pavel" w:date="2025-06-11T10:33:00Z" w16du:dateUtc="2025-06-11T10:33:19Z"/>
          <w:b/>
          <w:bCs/>
        </w:rPr>
      </w:pPr>
    </w:p>
    <w:p w14:paraId="60084AD0" w14:textId="72CB5539" w:rsidR="77A4BEBE" w:rsidRDefault="77A4BEBE" w:rsidP="0CA4C42C">
      <w:pPr>
        <w:rPr>
          <w:ins w:id="22" w:author="Hrabě Pavel" w:date="2025-06-11T10:33:00Z" w16du:dateUtc="2025-06-11T10:33:46Z"/>
          <w:b/>
          <w:bCs/>
        </w:rPr>
      </w:pPr>
      <w:ins w:id="23" w:author="Hrabě Pavel" w:date="2025-06-11T10:33:00Z">
        <w:r w:rsidRPr="0CA4C42C">
          <w:rPr>
            <w:b/>
            <w:bCs/>
          </w:rPr>
          <w:t>Případ 2:</w:t>
        </w:r>
      </w:ins>
    </w:p>
    <w:p w14:paraId="5E8AF43E" w14:textId="6A1EF317" w:rsidR="77A4BEBE" w:rsidRDefault="77A4BEBE" w:rsidP="0CA4C42C">
      <w:pPr>
        <w:rPr>
          <w:ins w:id="24" w:author="Hrabě Pavel" w:date="2025-06-11T10:34:00Z" w16du:dateUtc="2025-06-11T10:34:11Z"/>
          <w:b/>
          <w:bCs/>
        </w:rPr>
      </w:pPr>
      <w:ins w:id="25" w:author="Hrabě Pavel" w:date="2025-06-11T10:33:00Z">
        <w:r w:rsidRPr="0CA4C42C">
          <w:rPr>
            <w:b/>
            <w:bCs/>
          </w:rPr>
          <w:t xml:space="preserve">Kontrola šablony, zda naše šablona </w:t>
        </w:r>
      </w:ins>
      <w:ins w:id="26" w:author="Hrabě Pavel" w:date="2025-06-11T10:34:00Z">
        <w:r w:rsidRPr="0CA4C42C">
          <w:rPr>
            <w:b/>
            <w:bCs/>
          </w:rPr>
          <w:t>K OVS splňuje všechny aktuální náležitosti podle zákona 365/2000 Sb., vyhl. 360/2023 Sb. a připravovaného Metodického pokynu.</w:t>
        </w:r>
      </w:ins>
    </w:p>
    <w:p w14:paraId="77CA8496" w14:textId="7FAD99DA" w:rsidR="77A4BEBE" w:rsidRDefault="77A4BEBE" w:rsidP="0CA4C42C">
      <w:pPr>
        <w:rPr>
          <w:ins w:id="27" w:author="Hrabě Pavel" w:date="2025-06-11T10:34:00Z" w16du:dateUtc="2025-06-11T10:34:24Z"/>
          <w:b/>
          <w:bCs/>
        </w:rPr>
      </w:pPr>
      <w:ins w:id="28" w:author="Hrabě Pavel" w:date="2025-06-11T10:34:00Z">
        <w:r w:rsidRPr="0CA4C42C">
          <w:rPr>
            <w:b/>
            <w:bCs/>
          </w:rPr>
          <w:t>Výstupem má být jak nějaké skóre (např. %) tak poukázání na místa neshody.</w:t>
        </w:r>
      </w:ins>
    </w:p>
    <w:p w14:paraId="745F3520" w14:textId="07689DB3" w:rsidR="77A4BEBE" w:rsidRDefault="77A4BEBE" w:rsidP="0CA4C42C">
      <w:pPr>
        <w:rPr>
          <w:ins w:id="29" w:author="Hrabě Pavel" w:date="2025-06-11T10:34:00Z" w16du:dateUtc="2025-06-11T10:34:11Z"/>
          <w:b/>
          <w:bCs/>
        </w:rPr>
      </w:pPr>
      <w:ins w:id="30" w:author="Hrabě Pavel" w:date="2025-06-11T10:34:00Z">
        <w:r w:rsidRPr="0CA4C42C">
          <w:rPr>
            <w:b/>
            <w:bCs/>
          </w:rPr>
          <w:t>Rozdíl proti případu 1 bude spočívat v míře abstrakce - zatímco v konkrétních příkladech jsou konkrétní údaje, v šablo</w:t>
        </w:r>
      </w:ins>
      <w:ins w:id="31" w:author="Hrabě Pavel" w:date="2025-06-11T10:35:00Z">
        <w:r w:rsidRPr="0CA4C42C">
          <w:rPr>
            <w:b/>
            <w:bCs/>
          </w:rPr>
          <w:t>ně jde o vytvoření prostoru pro u</w:t>
        </w:r>
        <w:r w:rsidR="1CD435D8" w:rsidRPr="0CA4C42C">
          <w:rPr>
            <w:b/>
            <w:bCs/>
          </w:rPr>
          <w:t>vedení požadovaných informací.</w:t>
        </w:r>
      </w:ins>
    </w:p>
    <w:p w14:paraId="2E6473C0" w14:textId="6E170F81" w:rsidR="0CA4C42C" w:rsidRDefault="0CA4C42C" w:rsidP="0CA4C42C">
      <w:pPr>
        <w:rPr>
          <w:b/>
          <w:bCs/>
          <w:rPrChange w:id="32" w:author="Hrabě Pavel" w:date="2025-06-11T10:25:00Z">
            <w:rPr/>
          </w:rPrChange>
        </w:rPr>
      </w:pPr>
    </w:p>
    <w:sectPr w:rsidR="0CA4C42C">
      <w:footerReference w:type="even" r:id="rId11"/>
      <w:footerReference w:type="defaul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6336C" w14:textId="77777777" w:rsidR="00774F8A" w:rsidRDefault="00774F8A" w:rsidP="002F728B">
      <w:pPr>
        <w:spacing w:after="0" w:line="240" w:lineRule="auto"/>
      </w:pPr>
      <w:r>
        <w:separator/>
      </w:r>
    </w:p>
  </w:endnote>
  <w:endnote w:type="continuationSeparator" w:id="0">
    <w:p w14:paraId="74644C5D" w14:textId="77777777" w:rsidR="00774F8A" w:rsidRDefault="00774F8A" w:rsidP="002F7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E9CB7" w14:textId="6F5D0F13" w:rsidR="002F728B" w:rsidRDefault="002F728B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18473C" wp14:editId="2E26D9D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45515" cy="370205"/>
              <wp:effectExtent l="0" t="0" r="6985" b="0"/>
              <wp:wrapNone/>
              <wp:docPr id="433035521" name="Textové pole 2" descr="Veřejné informa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55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8946BB" w14:textId="4B6B3F29" w:rsidR="002F728B" w:rsidRPr="002F728B" w:rsidRDefault="002F728B" w:rsidP="002F728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F728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Veřejné informace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6018473C">
              <v:stroke joinstyle="miter"/>
              <v:path gradientshapeok="t" o:connecttype="rect"/>
            </v:shapetype>
            <v:shape id="Textové pole 2" style="position:absolute;margin-left:0;margin-top:0;width:74.4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Veřejné informac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">
              <v:textbox style="mso-fit-shape-to-text:t" inset="0,0,0,15pt">
                <w:txbxContent>
                  <w:p w:rsidRPr="002F728B" w:rsidR="002F728B" w:rsidP="002F728B" w:rsidRDefault="002F728B" w14:paraId="368946BB" w14:textId="4B6B3F29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F728B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Veřejné informace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B7B76" w14:textId="2A76359F" w:rsidR="002F728B" w:rsidRDefault="002F728B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F3CC36" wp14:editId="1624609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45515" cy="370205"/>
              <wp:effectExtent l="0" t="0" r="6985" b="0"/>
              <wp:wrapNone/>
              <wp:docPr id="1711429441" name="Textové pole 3" descr="Veřejné informa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55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73678A" w14:textId="3D57EA0E" w:rsidR="002F728B" w:rsidRPr="002F728B" w:rsidRDefault="002F728B" w:rsidP="002F728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F728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Veřejné informace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13F3CC36">
              <v:stroke joinstyle="miter"/>
              <v:path gradientshapeok="t" o:connecttype="rect"/>
            </v:shapetype>
            <v:shape id="Textové pole 3" style="position:absolute;margin-left:0;margin-top:0;width:74.4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Veřejné informac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">
              <v:textbox style="mso-fit-shape-to-text:t" inset="0,0,0,15pt">
                <w:txbxContent>
                  <w:p w:rsidRPr="002F728B" w:rsidR="002F728B" w:rsidP="002F728B" w:rsidRDefault="002F728B" w14:paraId="4373678A" w14:textId="3D57EA0E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F728B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Veřejné informace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DDF13" w14:textId="1467AD44" w:rsidR="002F728B" w:rsidRDefault="002F728B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6EB649" wp14:editId="7EAB453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45515" cy="370205"/>
              <wp:effectExtent l="0" t="0" r="6985" b="0"/>
              <wp:wrapNone/>
              <wp:docPr id="1081470461" name="Textové pole 1" descr="Veřejné informa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55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A00AEB" w14:textId="1BCFBD2E" w:rsidR="002F728B" w:rsidRPr="002F728B" w:rsidRDefault="002F728B" w:rsidP="002F728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F728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Veřejné informace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686EB649">
              <v:stroke joinstyle="miter"/>
              <v:path gradientshapeok="t" o:connecttype="rect"/>
            </v:shapetype>
            <v:shape id="Textové pole 1" style="position:absolute;margin-left:0;margin-top:0;width:74.4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Veřejné informac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">
              <v:textbox style="mso-fit-shape-to-text:t" inset="0,0,0,15pt">
                <w:txbxContent>
                  <w:p w:rsidRPr="002F728B" w:rsidR="002F728B" w:rsidP="002F728B" w:rsidRDefault="002F728B" w14:paraId="49A00AEB" w14:textId="1BCFBD2E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F728B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Veřejné informace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104B2" w14:textId="77777777" w:rsidR="00774F8A" w:rsidRDefault="00774F8A" w:rsidP="002F728B">
      <w:pPr>
        <w:spacing w:after="0" w:line="240" w:lineRule="auto"/>
      </w:pPr>
      <w:r>
        <w:separator/>
      </w:r>
    </w:p>
  </w:footnote>
  <w:footnote w:type="continuationSeparator" w:id="0">
    <w:p w14:paraId="3707AFF2" w14:textId="77777777" w:rsidR="00774F8A" w:rsidRDefault="00774F8A" w:rsidP="002F72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45F4"/>
    <w:multiLevelType w:val="multilevel"/>
    <w:tmpl w:val="EE94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91765C"/>
    <w:multiLevelType w:val="multilevel"/>
    <w:tmpl w:val="DD42BB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E4956"/>
    <w:multiLevelType w:val="multilevel"/>
    <w:tmpl w:val="6FD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1C1A98"/>
    <w:multiLevelType w:val="multilevel"/>
    <w:tmpl w:val="EC425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3E455E"/>
    <w:multiLevelType w:val="multilevel"/>
    <w:tmpl w:val="DB34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5A6658"/>
    <w:multiLevelType w:val="multilevel"/>
    <w:tmpl w:val="39F00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D17338"/>
    <w:multiLevelType w:val="multilevel"/>
    <w:tmpl w:val="14183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45743C"/>
    <w:multiLevelType w:val="multilevel"/>
    <w:tmpl w:val="D964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89473C"/>
    <w:multiLevelType w:val="multilevel"/>
    <w:tmpl w:val="36BA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9594816">
    <w:abstractNumId w:val="1"/>
  </w:num>
  <w:num w:numId="2" w16cid:durableId="2705856">
    <w:abstractNumId w:val="0"/>
  </w:num>
  <w:num w:numId="3" w16cid:durableId="1449083036">
    <w:abstractNumId w:val="2"/>
  </w:num>
  <w:num w:numId="4" w16cid:durableId="1914313301">
    <w:abstractNumId w:val="7"/>
  </w:num>
  <w:num w:numId="5" w16cid:durableId="1445729022">
    <w:abstractNumId w:val="5"/>
  </w:num>
  <w:num w:numId="6" w16cid:durableId="1112162788">
    <w:abstractNumId w:val="3"/>
    <w:lvlOverride w:ilvl="0">
      <w:startOverride w:val="4"/>
    </w:lvlOverride>
  </w:num>
  <w:num w:numId="7" w16cid:durableId="734933233">
    <w:abstractNumId w:val="4"/>
    <w:lvlOverride w:ilvl="0">
      <w:startOverride w:val="8"/>
    </w:lvlOverride>
  </w:num>
  <w:num w:numId="8" w16cid:durableId="122698550">
    <w:abstractNumId w:val="6"/>
    <w:lvlOverride w:ilvl="0">
      <w:startOverride w:val="15"/>
    </w:lvlOverride>
  </w:num>
  <w:num w:numId="9" w16cid:durableId="477572203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ejdl Václav">
    <w15:presenceInfo w15:providerId="None" w15:userId="Trejdl Václav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FF"/>
    <w:rsid w:val="002E31F0"/>
    <w:rsid w:val="002F728B"/>
    <w:rsid w:val="0038742B"/>
    <w:rsid w:val="00774F8A"/>
    <w:rsid w:val="009942C1"/>
    <w:rsid w:val="009A1794"/>
    <w:rsid w:val="009F1D29"/>
    <w:rsid w:val="00AC35FF"/>
    <w:rsid w:val="0369C813"/>
    <w:rsid w:val="0CA4C42C"/>
    <w:rsid w:val="131496DA"/>
    <w:rsid w:val="17745932"/>
    <w:rsid w:val="1CD435D8"/>
    <w:rsid w:val="1DD574F2"/>
    <w:rsid w:val="2011CF89"/>
    <w:rsid w:val="27F3D312"/>
    <w:rsid w:val="3139B3B3"/>
    <w:rsid w:val="32604C4C"/>
    <w:rsid w:val="385D33BC"/>
    <w:rsid w:val="3E0CA27C"/>
    <w:rsid w:val="48DF0B8D"/>
    <w:rsid w:val="4D8F05DE"/>
    <w:rsid w:val="52057AD8"/>
    <w:rsid w:val="52B1C206"/>
    <w:rsid w:val="5D156389"/>
    <w:rsid w:val="5E4BD68F"/>
    <w:rsid w:val="62FD10F6"/>
    <w:rsid w:val="6A781003"/>
    <w:rsid w:val="6B18D831"/>
    <w:rsid w:val="6E35846F"/>
    <w:rsid w:val="77A4B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E8DC7"/>
  <w15:chartTrackingRefBased/>
  <w15:docId w15:val="{5930886C-95DB-440D-B205-CE9E4A6A9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C3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C3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C3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C3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C3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C3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C3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C3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C3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C3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C3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C3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C35F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C35F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C35F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C35F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C35F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C35F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C3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C3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C3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C3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C3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C35F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C35F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C35F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C3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C35F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C35FF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AC35FF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C35FF"/>
    <w:rPr>
      <w:color w:val="605E5C"/>
      <w:shd w:val="clear" w:color="auto" w:fill="E1DFDD"/>
    </w:rPr>
  </w:style>
  <w:style w:type="paragraph" w:styleId="Zpat">
    <w:name w:val="footer"/>
    <w:basedOn w:val="Normln"/>
    <w:link w:val="ZpatChar"/>
    <w:uiPriority w:val="99"/>
    <w:unhideWhenUsed/>
    <w:rsid w:val="002F72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F728B"/>
  </w:style>
  <w:style w:type="paragraph" w:styleId="Revize">
    <w:name w:val="Revision"/>
    <w:hidden/>
    <w:uiPriority w:val="99"/>
    <w:semiHidden/>
    <w:rsid w:val="009F1D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openxmlformats.org/officeDocument/2006/relationships/hyperlink" Target="https://archi.gov.cz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458865BDCC38342B47E9D2AC83FA559" ma:contentTypeVersion="3" ma:contentTypeDescription="Vytvoří nový dokument" ma:contentTypeScope="" ma:versionID="180eb122fca0539db9468c13b9602c4a">
  <xsd:schema xmlns:xsd="http://www.w3.org/2001/XMLSchema" xmlns:xs="http://www.w3.org/2001/XMLSchema" xmlns:p="http://schemas.microsoft.com/office/2006/metadata/properties" xmlns:ns2="f10e6b21-5c81-43aa-b9ae-ebd54432d6c0" targetNamespace="http://schemas.microsoft.com/office/2006/metadata/properties" ma:root="true" ma:fieldsID="279f2ad6b707a7faf99c58a9b09652c3" ns2:_="">
    <xsd:import namespace="f10e6b21-5c81-43aa-b9ae-ebd54432d6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e6b21-5c81-43aa-b9ae-ebd54432d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D6599F-DD64-4498-A618-7E02931643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e6b21-5c81-43aa-b9ae-ebd54432d6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9CA603-20CB-42D3-8BC4-D2CB2C2E12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F60279-E2B0-4420-BE64-CD801DBC0BA1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f8209ded-587b-4de9-86b9-2eb35c66b4c5}" enabled="1" method="Privileged" siteId="{1db41d6f-1f37-46db-bd3e-c483abb8105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932</Words>
  <Characters>5505</Characters>
  <Application>Microsoft Office Word</Application>
  <DocSecurity>0</DocSecurity>
  <Lines>45</Lines>
  <Paragraphs>12</Paragraphs>
  <ScaleCrop>false</ScaleCrop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Trejdl Václav</dc:creator>
  <cp:keywords/>
  <dc:description/>
  <cp:lastModifiedBy>Trejdl Václav</cp:lastModifiedBy>
  <cp:revision>4</cp:revision>
  <dcterms:created xsi:type="dcterms:W3CDTF">2025-06-06T12:51:00Z</dcterms:created>
  <dcterms:modified xsi:type="dcterms:W3CDTF">2025-09-30T12:10:00Z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4075edfd,19cf9901,66025741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Veřejné informace</vt:lpwstr>
  </property>
  <property fmtid="{D5CDD505-2E9C-101B-9397-08002B2CF9AE}" pid="5" name="ContentTypeId">
    <vt:lpwstr>0x0101008458865BDCC38342B47E9D2AC83FA559</vt:lpwstr>
  </property>
  <property fmtid="{D5CDD505-2E9C-101B-9397-08002B2CF9AE}" pid="6" name="MSIP_Label_defa4170-0d19-0005-0004-bc88714345d2_Enabled">
    <vt:lpwstr>true</vt:lpwstr>
  </property>
  <property fmtid="{D5CDD505-2E9C-101B-9397-08002B2CF9AE}" pid="7" name="MSIP_Label_defa4170-0d19-0005-0004-bc88714345d2_SetDate">
    <vt:lpwstr>2025-06-06T13:17:38Z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iteId">
    <vt:lpwstr>5b6b85cd-44ef-4d66-86d4-603dd2160780</vt:lpwstr>
  </property>
  <property fmtid="{D5CDD505-2E9C-101B-9397-08002B2CF9AE}" pid="11" name="MSIP_Label_defa4170-0d19-0005-0004-bc88714345d2_ActionId">
    <vt:lpwstr>8e1620d8-2b5a-43be-97ae-b71e82a4492e</vt:lpwstr>
  </property>
  <property fmtid="{D5CDD505-2E9C-101B-9397-08002B2CF9AE}" pid="12" name="MSIP_Label_defa4170-0d19-0005-0004-bc88714345d2_ContentBits">
    <vt:lpwstr>0</vt:lpwstr>
  </property>
  <property fmtid="{D5CDD505-2E9C-101B-9397-08002B2CF9AE}" pid="13" name="MSIP_Label_defa4170-0d19-0005-0004-bc88714345d2_Tag">
    <vt:lpwstr>10, 3, 0, 1</vt:lpwstr>
  </property>
</Properties>
</file>